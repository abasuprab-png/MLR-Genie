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Aurenix Phase 3 AURORA-301 Press Release (Round 1 -&gt; Round 2 Resubmission)</w:t>
      </w:r>
    </w:p>
    <w:p>
      <w:r>
        <w:t xml:space="preserve">In 2L+ EGFR-mutated NSCLC, </w:t>
      </w:r>
      <w:r>
        <w:rPr>
          <w:b/>
        </w:rPr>
        <w:t>Aurenix</w:t>
      </w:r>
      <w:r>
        <w:rPr>
          <w:vertAlign w:val="superscript"/>
        </w:rPr>
        <w:t>®</w:t>
      </w:r>
      <w:r>
        <w:t xml:space="preserve"> </w:t>
      </w:r>
      <w:del w:id="100" w:author="sarah.chen@aurenix.example" w:date="2026-10-29T22:18:22Z">
        <w:r>
          <w:delText>reduced progression-free survival risk by 38%</w:delText>
        </w:r>
        <w:r>
          <w:rPr>
            <w:vertAlign w:val="superscript"/>
          </w:rPr>
          <w:delText>†</w:delText>
        </w:r>
      </w:del>
      <w:ins w:id="101" w:author="sarah.chen@aurenix.example" w:date="2026-10-29T22:18:22Z">
        <w:r>
          <w:t>achieved a statistically significant 38%</w:t>
        </w:r>
        <w:r>
          <w:rPr>
            <w:vertAlign w:val="superscript"/>
          </w:rPr>
          <w:t>†</w:t>
        </w:r>
        <w:r>
          <w:t xml:space="preserve"> reduction in progression-free survival risk</w:t>
        </w:r>
      </w:ins>
      <w:r>
        <w:t xml:space="preserve"> (HR 0.62; 95% CI, 0.49 to 0.78; </w:t>
      </w:r>
      <w:r>
        <w:rPr>
          <w:i/>
        </w:rPr>
        <w:t>p&lt;0.001</w:t>
      </w:r>
      <w:r>
        <w:t>).</w:t>
      </w:r>
    </w:p>
    <w:p>
      <w:r>
        <w:t>Median follow-up was 14.2 months across 410 randomized patients in the AURORA-301 study.</w:t>
      </w:r>
    </w:p>
    <w:p>
      <w:r/>
      <w:r>
        <w:rPr>
          <w:b/>
        </w:rPr>
        <w:t>Important Safety Information:</w:t>
      </w:r>
      <w:r>
        <w:t xml:space="preserve"> </w:t>
      </w:r>
      <w:r>
        <w:rPr>
          <w:b/>
        </w:rPr>
        <w:t>Aurenix</w:t>
      </w:r>
      <w:r>
        <w:rPr>
          <w:vertAlign w:val="superscript"/>
        </w:rPr>
        <w:t>®</w:t>
      </w:r>
      <w:r>
        <w:t xml:space="preserve"> is contraindicated in patients with severe hepatic impairment; monitor hepatic transaminases prior to initiation.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